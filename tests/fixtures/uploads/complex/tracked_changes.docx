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document with </w:t>
      </w:r>
      <w:ins w:id="1" w:author="Test Author" w:date="2025-09-21T00:00:00Z">
        <w:r>
          <w:t>inserted text</w:t>
        </w:r>
      </w:ins>
      <w:r>
        <w:t> and some normal text.</w:t>
      </w:r>
    </w:p>
  </w:body>
</w:document>
</file>